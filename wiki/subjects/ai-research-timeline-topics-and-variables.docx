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9BBD" w14:textId="77777777" w:rsidR="00886667" w:rsidRDefault="00886667">
      <w:pPr>
        <w:divId w:val="998769083"/>
        <w:rPr>
          <w:rFonts w:ascii="맑은 고딕" w:eastAsia="맑은 고딕" w:hAnsi="맑은 고딕"/>
          <w:b/>
          <w:bCs/>
          <w:color w:val="1A1A1A"/>
          <w:sz w:val="40"/>
          <w:szCs w:val="40"/>
        </w:rPr>
      </w:pP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AI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관련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연구의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시간적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흐름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주제·중심변수의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>변화</w:t>
      </w:r>
      <w:r>
        <w:rPr>
          <w:rFonts w:ascii="맑은 고딕" w:eastAsia="맑은 고딕" w:hAnsi="맑은 고딕" w:hint="eastAsia"/>
          <w:b/>
          <w:bCs/>
          <w:color w:val="1A1A1A"/>
          <w:sz w:val="40"/>
          <w:szCs w:val="40"/>
        </w:rPr>
        <w:t xml:space="preserve"> (1999-2026)</w:t>
      </w:r>
    </w:p>
    <w:p w14:paraId="56928397" w14:textId="77777777" w:rsidR="00886667" w:rsidRDefault="00886667">
      <w:pPr>
        <w:divId w:val="1621035674"/>
        <w:rPr>
          <w:rFonts w:ascii="맑은 고딕" w:eastAsia="맑은 고딕" w:hAnsi="맑은 고딕" w:hint="eastAsia"/>
          <w:color w:val="555555"/>
          <w:sz w:val="18"/>
          <w:szCs w:val="18"/>
        </w:rPr>
      </w:pPr>
      <w:r>
        <w:rPr>
          <w:rFonts w:ascii="맑은 고딕" w:eastAsia="맑은 고딕" w:hAnsi="맑은 고딕" w:hint="eastAsia"/>
          <w:color w:val="555555"/>
          <w:sz w:val="18"/>
          <w:szCs w:val="18"/>
        </w:rPr>
        <w:t>검증일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(verified_date): 2026-09-12  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·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 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태그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: AI, automation, timeline, exposure-index, task-based-model, productivity-paradox, Hulten-theorem, Anthropic-Economic-Index, Korea, synthesis</w:t>
      </w:r>
    </w:p>
    <w:p w14:paraId="4DCF2134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Synthesis Summary</w:t>
      </w:r>
    </w:p>
    <w:p w14:paraId="1E39B091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rFonts w:hint="eastAsia"/>
          <w:color w:val="1A1A1A"/>
        </w:rPr>
        <w:t>wiki/reference/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등록된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논문·보고서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70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발행연도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재배열해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초점이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중심변수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걸쳐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이동했는지를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종합한다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요약이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측정하려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부족하다고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느껴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넘어갔는가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관점에서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가로질러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노트의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거시이론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대공황·유동성함정·공적채무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노동소득분배율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제외했다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6377B00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3"/>
          <w:rFonts w:ascii="맑은 고딕" w:eastAsia="맑은 고딕" w:hAnsi="맑은 고딕" w:hint="eastAsia"/>
          <w:sz w:val="21"/>
          <w:szCs w:val="21"/>
        </w:rPr>
        <w:t>중심변수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이동의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(1)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컴퓨터투자·생산성의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(2)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과업배분·대체탄력성의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(3)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(potential exposure)"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(4)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노동시장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(5) Hulten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성장기여도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(%p)"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(6)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기업·청년고용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세분화된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그리고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재등장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(7)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(Claude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RPS, SCE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관측된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(observed exposure/adoption)"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근로자의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주관적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(8)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괴리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질문으로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다루는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거시모형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개도국·국제·정치경제로의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9767E0D" w14:textId="77777777" w:rsidR="00886667" w:rsidRDefault="00886667">
      <w:pPr>
        <w:spacing w:before="330" w:after="33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29E9E6D5">
          <v:rect id="_x0000_i1025" style="width:0;height:1.5pt" o:hralign="center" o:hrstd="t" o:hr="t" fillcolor="#a0a0a0" stroked="f"/>
        </w:pict>
      </w:r>
    </w:p>
    <w:p w14:paraId="11CE8467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선구자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컴퓨터·</w:t>
      </w:r>
      <w:r>
        <w:rPr>
          <w:rFonts w:ascii="맑은 고딕" w:eastAsia="맑은 고딕" w:hAnsi="맑은 고딕" w:hint="eastAsia"/>
        </w:rPr>
        <w:t xml:space="preserve">ICT </w:t>
      </w:r>
      <w:r>
        <w:rPr>
          <w:rFonts w:ascii="맑은 고딕" w:eastAsia="맑은 고딕" w:hAnsi="맑은 고딕" w:hint="eastAsia"/>
        </w:rPr>
        <w:t>생산성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역설</w:t>
      </w:r>
      <w:r>
        <w:rPr>
          <w:rFonts w:ascii="맑은 고딕" w:eastAsia="맑은 고딕" w:hAnsi="맑은 고딕" w:hint="eastAsia"/>
        </w:rPr>
        <w:t xml:space="preserve"> (1999-2003)</w:t>
      </w:r>
    </w:p>
    <w:p w14:paraId="3ABA286D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등장하기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투자는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급증하는데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정체되는가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질문이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ICT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세대에서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제기되었다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컴퓨터자본투자·노동생산성·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논쟁의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핵심은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실재하는가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문제인가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였다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2ADC29B" w14:textId="77777777" w:rsidR="00886667" w:rsidRDefault="00886667">
      <w:pPr>
        <w:numPr>
          <w:ilvl w:val="0"/>
          <w:numId w:val="1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triplett-1999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자본비중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과소·가격지수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과속하락·측정오류·확산지연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개념적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논쟁의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분류체계를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F0F6217" w14:textId="77777777" w:rsidR="00886667" w:rsidRDefault="00886667">
      <w:pPr>
        <w:numPr>
          <w:ilvl w:val="0"/>
          <w:numId w:val="1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stiroh-2002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산업패널로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1995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부흥이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빨랐음을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반영되기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시작했다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C32E584" w14:textId="77777777" w:rsidR="00886667" w:rsidRDefault="00886667">
      <w:pPr>
        <w:numPr>
          <w:ilvl w:val="0"/>
          <w:numId w:val="1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lastRenderedPageBreak/>
        <w:t>brynjolfsson-2003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기업패널로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컴퓨터화의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장기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커짐을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보완적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조직자본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개념으로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지연을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논쟁에서도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나타나지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질문의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79BFF00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자동화의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이론적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정식화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과업기반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등장</w:t>
      </w:r>
      <w:r>
        <w:rPr>
          <w:rFonts w:ascii="맑은 고딕" w:eastAsia="맑은 고딕" w:hAnsi="맑은 고딕" w:hint="eastAsia"/>
        </w:rPr>
        <w:t xml:space="preserve"> (2011-2019)</w:t>
      </w:r>
    </w:p>
    <w:p w14:paraId="46927B31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과업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(task)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배분과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대체탄력성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세분화된다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대체하는가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보완하는가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질문에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연속체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과업모형이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로봇이라는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구체적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실증화되기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시작한다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C8CD89E" w14:textId="77777777" w:rsidR="00886667" w:rsidRDefault="00886667">
      <w:pPr>
        <w:numPr>
          <w:ilvl w:val="0"/>
          <w:numId w:val="2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acemoglu-2011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저·중·고숙련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비교우위에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연속체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내생적으로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배분되는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숙련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25F3317" w14:textId="77777777" w:rsidR="00886667" w:rsidRDefault="00886667">
      <w:pPr>
        <w:numPr>
          <w:ilvl w:val="0"/>
          <w:numId w:val="2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aghion-2017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Baumol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비용질병을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모형에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완전자동화에도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자본분배율이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안정되는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특이점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가능성을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"AI"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용어를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제목에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937BF6A" w14:textId="77777777" w:rsidR="00886667" w:rsidRDefault="00886667">
      <w:pPr>
        <w:numPr>
          <w:ilvl w:val="0"/>
          <w:numId w:val="2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acemoglu-2018(race)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acemoglu-2018(essay)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신규과업창출을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정태모형과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쉽게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풀어쓴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전치효과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(displacement)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(productivity)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개념쌍을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AB718FA" w14:textId="77777777" w:rsidR="00886667" w:rsidRDefault="00886667">
      <w:pPr>
        <w:numPr>
          <w:ilvl w:val="0"/>
          <w:numId w:val="2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acemoglu-2019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전치효과·복원효과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(reinstatement)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1987~2017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노동수요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둔화를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D4615FE" w14:textId="77777777" w:rsidR="00886667" w:rsidRDefault="00886667">
      <w:pPr>
        <w:numPr>
          <w:ilvl w:val="0"/>
          <w:numId w:val="2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humlum-2019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덴마크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로봇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행정데이터로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산업로봇의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분배효과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실질임금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+0.8%,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-6%)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"AI"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로봇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C6B60C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AI </w:t>
      </w:r>
      <w:r>
        <w:rPr>
          <w:rFonts w:ascii="맑은 고딕" w:eastAsia="맑은 고딕" w:hAnsi="맑은 고딕" w:hint="eastAsia"/>
        </w:rPr>
        <w:t>노출지수</w:t>
      </w:r>
      <w:r>
        <w:rPr>
          <w:rFonts w:ascii="맑은 고딕" w:eastAsia="맑은 고딕" w:hAnsi="맑은 고딕" w:hint="eastAsia"/>
        </w:rPr>
        <w:t xml:space="preserve">(exposure) </w:t>
      </w:r>
      <w:r>
        <w:rPr>
          <w:rFonts w:ascii="맑은 고딕" w:eastAsia="맑은 고딕" w:hAnsi="맑은 고딕" w:hint="eastAsia"/>
        </w:rPr>
        <w:t>측정방법론의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태동</w:t>
      </w:r>
      <w:r>
        <w:rPr>
          <w:rFonts w:ascii="맑은 고딕" w:eastAsia="맑은 고딕" w:hAnsi="맑은 고딕" w:hint="eastAsia"/>
        </w:rPr>
        <w:t xml:space="preserve"> (2018-2023)</w:t>
      </w:r>
    </w:p>
    <w:p w14:paraId="4642BF1A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얼마나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직업별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노출지수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좁혀진다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측정방법을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둘러싼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전문가크라우드소싱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vs LLM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자체평가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핵심이며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2022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ChatGPT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뚜렷한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분수령이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9AA32FF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webb-2020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-O*NET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동사·명사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매칭으로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노출측정법을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소프트웨어·로봇·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AI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ChatGPT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객관적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정량화한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선구적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1731F5A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felten-2021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EFF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응용을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O*NET 52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직무능력에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크라우드소싱으로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연결한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AIOE(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직업·산업·지역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후속연구가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재사용하는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8869AD0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lastRenderedPageBreak/>
        <w:t>eloundou-2023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GPT-4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인간평가를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루브릭으로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O*NET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근로자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80%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10%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LLM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영향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").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측정도구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자체가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AI(GPT-4)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로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이동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전환점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EDCC3D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felten-2023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AIOE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언어모델링에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특화해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ChatGPT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임금의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(+)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상관을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3C14696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acemoglu-2022(wage-ineq)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과업변위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1980</w:t>
      </w:r>
      <w:del w:id="0" w:author="Unknown"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2016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년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임금불평등의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50</w:delText>
        </w:r>
      </w:del>
      <w:r>
        <w:rPr>
          <w:rFonts w:ascii="맑은 고딕" w:eastAsia="맑은 고딕" w:hAnsi="맑은 고딕" w:hint="eastAsia"/>
          <w:color w:val="1A1A1A"/>
          <w:sz w:val="21"/>
          <w:szCs w:val="21"/>
        </w:rPr>
        <w:t>70%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설명하는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일반균형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과업변위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대안적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정량화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8BD96E0" w14:textId="77777777" w:rsidR="00886667" w:rsidRDefault="00886667">
      <w:pPr>
        <w:numPr>
          <w:ilvl w:val="0"/>
          <w:numId w:val="3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acemoglu-2022(vacancies)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Burning Glass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채용공고로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사업장단위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급증의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실증하되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산업·직종단위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효과는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탐지되지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총량효과는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C51D390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노출지수의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확산</w:t>
      </w:r>
      <w:r>
        <w:rPr>
          <w:rFonts w:ascii="맑은 고딕" w:eastAsia="맑은 고딕" w:hAnsi="맑은 고딕" w:hint="eastAsia"/>
        </w:rPr>
        <w:t xml:space="preserve"> (2020-2022)</w:t>
      </w:r>
    </w:p>
    <w:p w14:paraId="3A2DFA07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노동경제학계가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해외에서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개발된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행정데이터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고용보험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DB,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지역고용조사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이식해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고용·임금과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상관이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검증하는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집중된다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인과식별보다는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상관·기술통계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수준이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많다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0DDB9A9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lee-2020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ICT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기술혁신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대리변수로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총고용·양극화·불평등을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종합분석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델파이조사로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고위험군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(20.9%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29.5%)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5283714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lee-2021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총고용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요인분해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(Acemoglu-Restrepo/Autor-Salomons)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갱신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저숙련·플랫폼노동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확산을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2D5B3F7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kim-2021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368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면대면조사로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(14.7%)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EU(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42%)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저조함을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B65B8F6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kiet-2021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기업활동조사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복수사업체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기업에서만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(+14.7~15.1%)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기업데이터에서도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감지됨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87591FA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cheon-2022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Felten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AIOE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고용보험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DB(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지역×직업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고용증가는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유의하나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임금상승률은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비유의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16E1124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chang-2022(skill-demand)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-O*NET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FastText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연계한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지역별고용조사에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특허량의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임금·고용에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(-)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6946C85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chang-2022(classification)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Bi-LSTM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KoBERT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구인공고를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KECO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직종에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자동분류하는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방법론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텍스트분석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실증들의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713E703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han-2023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Webb(2020)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특허기반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KSCO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취업자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12%(341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대체가능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일자리에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종사하며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로봇·소프트웨어와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달리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고학력·고소득층이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더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반전적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1921683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lastRenderedPageBreak/>
        <w:t>baek-2022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로봇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차산업기술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노동소득분배율은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낮추고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높임을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산업패널과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양쪽에서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요소분배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관점에서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재조명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C7670CF" w14:textId="77777777" w:rsidR="00886667" w:rsidRDefault="00886667">
      <w:pPr>
        <w:numPr>
          <w:ilvl w:val="0"/>
          <w:numId w:val="4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capello-2022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EU 260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지역패널로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총량수준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Solow paradox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재확인하되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제조업·정보통신업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부문단위에서는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사라짐을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밝힘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1999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triplett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측정문제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부문단위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재검증된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6D2B181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생성형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이후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거시적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생산성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부상</w:t>
      </w:r>
      <w:r>
        <w:rPr>
          <w:rFonts w:ascii="맑은 고딕" w:eastAsia="맑은 고딕" w:hAnsi="맑은 고딕" w:hint="eastAsia"/>
        </w:rPr>
        <w:t xml:space="preserve"> (2024-2025)</w:t>
      </w:r>
    </w:p>
    <w:p w14:paraId="3BF088E4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ChatGPT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국가·경제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·노동생산성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성장기여도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(%p,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확대된다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Acemoglu(2024)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제시한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미시효과×노출도×채택률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Hulten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프레임워크가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거시추정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언어가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5C0634E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acemoglu-2024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Hulten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GDP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효과를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0.55~1.8%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기준점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(anchor)**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0AE5DF6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korinek-2024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과업복잡도를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컴퓨팅자원으로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복잡도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여부에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임금이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영구성장하거나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완전자동화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붕괴하는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극단적으로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AGI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이행경로를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정태추정을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완전자동화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극한까지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C5769CE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bergeaud-2024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Acemoglu(2024)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공식을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유럽에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유로지역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TFP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2.9%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생산성격차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(1995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구조적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(ICT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인과효과·중간기술함정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082C999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oecd-2025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Hulten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부문단위로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G7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조화된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1.9</w:t>
      </w:r>
      <w:del w:id="1" w:author="Unknown"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6.1%)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을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결합해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국가별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10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년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노동생산성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 xml:space="preserve"> 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증가</w:delText>
        </w:r>
        <w:r>
          <w:rPr>
            <w:rFonts w:ascii="맑은 고딕" w:eastAsia="맑은 고딕" w:hAnsi="맑은 고딕" w:hint="eastAsia"/>
            <w:color w:val="1A1A1A"/>
            <w:sz w:val="21"/>
            <w:szCs w:val="21"/>
          </w:rPr>
          <w:delText>(0.16</w:delText>
        </w:r>
      </w:del>
      <w:r>
        <w:rPr>
          <w:rFonts w:ascii="맑은 고딕" w:eastAsia="맑은 고딕" w:hAnsi="맑은 고딕" w:hint="eastAsia"/>
          <w:color w:val="1A1A1A"/>
          <w:sz w:val="21"/>
          <w:szCs w:val="21"/>
        </w:rPr>
        <w:t>1.28%p)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7CAA2F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filippucci-2025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저자그룹의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자매연구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다부문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일반균형모형으로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Baumol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효과가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총이득을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50%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상쇄할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있음을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총이득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총이득이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미시효과보다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작아지는가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질문이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나아감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997802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tamkin-2025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Claude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건에서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AI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스스로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과업별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시간절감을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Hulten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증가율을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1.8%p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입력값이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439DC1A3" w14:textId="77777777" w:rsidR="00886667" w:rsidRDefault="00886667">
      <w:pPr>
        <w:numPr>
          <w:ilvl w:val="0"/>
          <w:numId w:val="5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nam-2026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KECO 537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6,824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단위과업의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자동화가능성과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기업활동조사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IV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(+20%)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향후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TFP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성장기여를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1.5~3.5%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Hulten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프레임의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61A6D0C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5. </w:t>
      </w:r>
      <w:r>
        <w:rPr>
          <w:rFonts w:ascii="맑은 고딕" w:eastAsia="맑은 고딕" w:hAnsi="맑은 고딕" w:hint="eastAsia"/>
        </w:rPr>
        <w:t>한국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기업·청년고용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미시실증의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폭증과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생산성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역설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재등장</w:t>
      </w:r>
      <w:r>
        <w:rPr>
          <w:rFonts w:ascii="맑은 고딕" w:eastAsia="맑은 고딕" w:hAnsi="맑은 고딕" w:hint="eastAsia"/>
        </w:rPr>
        <w:t xml:space="preserve"> (2024-2026)</w:t>
      </w:r>
    </w:p>
    <w:p w14:paraId="0ED62F3E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거시추정과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병행해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한국에서는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기업활동조사·사업체패널·고용보험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DB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미시실증이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폭발적으로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늘어난다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성과지표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부가가치·매출·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TFP)**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청년고용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세분화되며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불확실하다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1990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~2000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Solow paradox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판박이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결과를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9DF14BF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spri-2024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국가승인통계로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2,517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전수조사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매출·도입률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(6.4%)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E2BB835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kiet-2024(policy)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TWFE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비유의를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재확인하면서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도입장벽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기술인력부족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41.6%)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실태조사로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E469468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kim-2025(firm-perf)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2017~2023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균형패널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TWFE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·사건연구로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부가가치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(+7.6%)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·매출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(+4.0%)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높이나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TFP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는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비유의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역설의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B83ABD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lee-2025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CRE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패널프로빗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+Callaway-Sant'Anna DID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경영성과보다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직접고용에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뚜렷하나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효과가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AB24026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kiet-2024(labor-market)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kiet-2025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kiet-2026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총량고용효과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(-0.43%~-2.36%)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직종별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이질성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최저분위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-31.1%~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최고분위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+22.1%)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직무거리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실질임금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-6.8%)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세분화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평균효과는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작지만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극단적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패턴이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353C354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seo-2025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DART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사업보고서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38,522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텍스트마이닝으로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13.5%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53.7%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텍스트분석이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서베이를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방법론적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F7938F7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chang-2026(diffusion)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연구진이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노출도·도입률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(2024)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→숙련네트워크·직업양극화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(2025)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→숙련전이지표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(2026)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→고용정체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시계열지수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(2026)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점차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정교화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숙련구조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88B588F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kim-2025(youth-choice)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han-2025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bok-2026(youth)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noh-2025(manuf)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noh-2025(coexist)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청년고용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뚜렷한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청년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구직선택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(2025)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→청년일자리감소의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94~98.6%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고노출업종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(2025-2026)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→제조업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R&amp;D/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생산현장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채용축소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(2025)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일관되게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4D15777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bok-2025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bok-2026(productivity)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한국은행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대표표본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가계조사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(N=5,512)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업무시간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(3.8%)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시간절감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생산증가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상관이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가까운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**"AI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기업데이터의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생산성역설이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개인수준에서도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재확인됨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E155130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min-2025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분업×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활용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온라인실험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(N=553)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향상의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분업소멸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분업부정효과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실험연구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2D879EE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lastRenderedPageBreak/>
        <w:t>ma-2026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이질적경제주체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구조모형으로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양극화기술진보가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높이되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고용은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낮추고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불평등을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내생적으로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키움을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시뮬레이션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미시실증들의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하나의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구조모형으로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통합하려는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5CA4A9F" w14:textId="77777777" w:rsidR="00886667" w:rsidRDefault="00886667">
      <w:pPr>
        <w:numPr>
          <w:ilvl w:val="0"/>
          <w:numId w:val="6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cheon-2024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cheon-2025(training)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kim-2025(ict-skill)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keis-2025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son-2025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구인공고·훈련과정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텍스트분석과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LLM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델파이패널로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노출지수·숙련정합성을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정교하게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재구축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노출측정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방법론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여전히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활발한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연구대상임을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보여줌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C9D8137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실사용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전환</w:t>
      </w:r>
      <w:r>
        <w:rPr>
          <w:rFonts w:ascii="맑은 고딕" w:eastAsia="맑은 고딕" w:hAnsi="맑은 고딕" w:hint="eastAsia"/>
        </w:rPr>
        <w:t>: Anthropic Economic Index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서베이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연구</w:t>
      </w:r>
      <w:r>
        <w:rPr>
          <w:rFonts w:ascii="맑은 고딕" w:eastAsia="맑은 고딕" w:hAnsi="맑은 고딕" w:hint="eastAsia"/>
        </w:rPr>
        <w:t xml:space="preserve"> (2025-2026)</w:t>
      </w:r>
    </w:p>
    <w:p w14:paraId="41730873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중심변수가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(potential)"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관측된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(observed exposure/adoption)**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그리고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근로자의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주관적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체감·실직우려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못하는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데이터·서베이가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채워나가는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180C26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handa-2025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Anthropic Economic Index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보고서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(V1). Clio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Claude.ai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대화를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O*NET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직업의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36%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25%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이상에서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57%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증강·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43%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6970EFB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appel-2025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V3.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지리적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(AUI)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기업사용이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소비자사용보다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훨씬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자동화지향적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(77% vs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50%).</w:t>
      </w:r>
    </w:p>
    <w:p w14:paraId="5C2692B7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appel-2026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V4.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과업복잡성·자율성·성공률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원시지표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성공률을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반영하면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직업별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노출이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달라지고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생산성기여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1.8%p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1.0~1.2%p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하향조정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노출측정의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자기교정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ED76706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massenkoff-2026(learning)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V5.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tenure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이용자의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과업성공률이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4~5%p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높음을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학습곡선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8982447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massenkoff-2026(cadences)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V6.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서베이로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이용자일수록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향후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임금·고용안정성에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낙관적임을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AI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사용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패턴과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근로자의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주관적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전망을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직접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연결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FB47C21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fan-2026(aggregate)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웨이브로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노동비용등가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2.7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조달러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고임금직업에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편중되나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편중도가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점차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완화됨을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A0ACAA5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fan-2026(countries)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대화데이터로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사용강도가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확산폭에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국가단위로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분석범위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B0CC873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hampole-2025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massenkoff-2026(labor-market)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기업×과업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노출측정과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이론적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능력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+Claude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관측노출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청년채용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둔화의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시사적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증거를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472B993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lastRenderedPageBreak/>
        <w:t>bick-2026(RPS)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Real-Time Population Survey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과업수준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genAI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채택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채택지수를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노출점수가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채택변이의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이하만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설명함을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괴리를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서베이로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계량화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1045EF0F" w14:textId="77777777" w:rsidR="00886667" w:rsidRDefault="00886667">
      <w:pPr>
        <w:numPr>
          <w:ilvl w:val="0"/>
          <w:numId w:val="7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bracha-2026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뉴욕연준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SCE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실직우려가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10%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증가했음을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체감과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실직우려·임금압력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험프형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근로자의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주관적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인식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자체가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새로운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종속변수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5F0BDD5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>적용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괴리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자본으로서의</w:t>
      </w:r>
      <w:r>
        <w:rPr>
          <w:rFonts w:ascii="맑은 고딕" w:eastAsia="맑은 고딕" w:hAnsi="맑은 고딕" w:hint="eastAsia"/>
        </w:rPr>
        <w:t xml:space="preserve"> AI, </w:t>
      </w:r>
      <w:r>
        <w:rPr>
          <w:rFonts w:ascii="맑은 고딕" w:eastAsia="맑은 고딕" w:hAnsi="맑은 고딕" w:hint="eastAsia"/>
        </w:rPr>
        <w:t>개도국·정치경제로의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(2025-2026)</w:t>
      </w:r>
    </w:p>
    <w:p w14:paraId="5FAF74BC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괴리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자체를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핵심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질문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전면화하고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노동시장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거시경제의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자본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스톡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다루며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범위를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선진국을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개도국·국제정치경제로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넓힌다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91E40C3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cheon-2025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355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서비스텍스트로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 Firm Exposure(AIFE,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(AIOE)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상관이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0.35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불과함을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문제의식을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명명한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논문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8A76B54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bick-2026(gap)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신규서베이로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격차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(43.0% vs 25.6~36.3%)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산업별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도입률이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생산성성장과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양의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상관을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격차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연구대상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9CD6455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worldbank-2026(ch4)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세계은행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기업서베이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개도국의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채택격차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(36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노출도격차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훨씬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노출≠채택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개도국판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8F0385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worldbank-2026(ch5)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정부의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활용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프론트엔드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분석대상을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민간노동시장에서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공공서비스로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86DBB6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worldbank-2026(ch6)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국가간·정부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기업간·기업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개인간·시민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국가간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권력구조로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분석대상을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경제외적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영역까지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넓은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범위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4A79927" w14:textId="77777777" w:rsidR="00886667" w:rsidRDefault="00886667">
      <w:pPr>
        <w:numPr>
          <w:ilvl w:val="0"/>
          <w:numId w:val="8"/>
        </w:numPr>
        <w:spacing w:before="100" w:beforeAutospacing="1" w:after="10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wikiref1"/>
          <w:rFonts w:ascii="맑은 고딕" w:eastAsia="맑은 고딕" w:hAnsi="맑은 고딕" w:hint="eastAsia"/>
          <w:sz w:val="21"/>
          <w:szCs w:val="21"/>
        </w:rPr>
        <w:t>luduvice-2026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노출지수가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품질조정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자본스톡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헤도닉가격지수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Krusell(2000)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숙련보완성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틀에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편입해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GMM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대체탄력성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σλ</w:t>
      </w:r>
      <w:r>
        <w:rPr>
          <w:rFonts w:ascii="Cambria Math" w:eastAsia="맑은 고딕" w:hAnsi="Cambria Math" w:cs="Cambria Math"/>
          <w:color w:val="1A1A1A"/>
          <w:sz w:val="21"/>
          <w:szCs w:val="21"/>
        </w:rPr>
        <w:t>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0.89)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핵심변수를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완전히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자본스톡·대체탄력성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방법론적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CAB444F" w14:textId="77777777" w:rsidR="00886667" w:rsidRDefault="00886667">
      <w:pPr>
        <w:spacing w:before="330" w:after="33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0D4943CA">
          <v:rect id="_x0000_i1026" style="width:0;height:1.5pt" o:hralign="center" o:hrstd="t" o:hr="t" fillcolor="#a0a0a0" stroked="f"/>
        </w:pict>
      </w:r>
    </w:p>
    <w:p w14:paraId="01686E0F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종합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중심변수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이동의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단계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955"/>
        <w:gridCol w:w="4015"/>
      </w:tblGrid>
      <w:tr w:rsidR="00000000" w14:paraId="5F5E9DE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shd w:val="clear" w:color="auto" w:fill="E7ED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52E388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  <w:t>시기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shd w:val="clear" w:color="auto" w:fill="E7ED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EFA714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  <w:t>중심변수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shd w:val="clear" w:color="auto" w:fill="E7EDF3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E9AB54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  <w:t>대표</w:t>
            </w:r>
            <w:r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324A"/>
                <w:sz w:val="19"/>
                <w:szCs w:val="19"/>
              </w:rPr>
              <w:t>질문</w:t>
            </w:r>
          </w:p>
        </w:tc>
      </w:tr>
      <w:tr w:rsidR="00000000" w14:paraId="2EF82A94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DC0EA4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1999-2003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2A891C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컴퓨터자본투자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노동생산성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DAE7B6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투자는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급증하는데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생산성은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정체되는가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06CD3524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86342E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2011-2019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8C75F8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과업배분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대체탄력성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로봇스톡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9679D8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기계가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노동을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대체하는가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보완하는가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6ABF275A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7C63E6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2018-2023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111C6A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직업별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노출지수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(AIOE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, potential exposure)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7BC848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직업이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AI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노출되어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있는가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7C398F84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55A68D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2020-2022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E3368D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한국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노출도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고용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임금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상관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B0BC6E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노출도가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고용·임금과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관련이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있는가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1EDA6FCF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43A6B3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2024-2025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5F02AA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TFP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·노동생산성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성장기여도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(%p, Hulten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정리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F5DADF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AI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국가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생산성을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얼마나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높이는가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7FB1F7FC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002706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2024-2026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E5EE51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기업성과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부가가치·매출·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TFP),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청년고용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F46ACD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기업은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얻는가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누가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일자리를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잃는가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6F6512AD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83839E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2025-2026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5D3503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관측된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채택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(observed exposure),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주관적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인식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C7B485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무엇에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쓰이고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있으며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근로자는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어떻게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느끼는가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  <w:tr w:rsidR="00000000" w14:paraId="2EA03DAE" w14:textId="77777777">
        <w:trPr>
          <w:cantSplit/>
        </w:trPr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8A782D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2025-2026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311D9B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노출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괴리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, AI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자본스톡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권력구조</w:t>
            </w:r>
          </w:p>
        </w:tc>
        <w:tc>
          <w:tcPr>
            <w:tcW w:w="0" w:type="auto"/>
            <w:tcBorders>
              <w:top w:val="single" w:sz="6" w:space="0" w:color="B7C4CF"/>
              <w:left w:val="single" w:sz="6" w:space="0" w:color="B7C4CF"/>
              <w:bottom w:val="single" w:sz="6" w:space="0" w:color="B7C4CF"/>
              <w:right w:val="single" w:sz="6" w:space="0" w:color="B7C4CF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49932E" w14:textId="77777777" w:rsidR="00886667" w:rsidRDefault="00886667">
            <w:pPr>
              <w:spacing w:before="210" w:after="27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가능성과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현실은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다른가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, AI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자본으로서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하는가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</w:t>
            </w:r>
          </w:p>
        </w:tc>
      </w:tr>
    </w:tbl>
    <w:p w14:paraId="546AFA53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일관된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패턴이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관찰된다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측정도구가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점점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더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AI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자신으로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이동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전문가서베이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GPT-4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Claude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둘째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"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생산성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역설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"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이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매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세대마다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재등장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컴퓨터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세대의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Solow paradox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기업데이터의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TFP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비유의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한국은행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가계조사의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"AI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셋째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분석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단위가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계속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세분화되면서도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동시에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계속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a3"/>
          <w:rFonts w:ascii="맑은 고딕" w:eastAsia="맑은 고딕" w:hAnsi="맑은 고딕" w:hint="eastAsi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총량효과가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발견이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직종·연령·기업규모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쪼개져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이질성을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찾거나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개도국·국제비교·정치경제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넓어져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새로운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채널을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찾는다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712323F" w14:textId="77777777" w:rsidR="00886667" w:rsidRDefault="00886667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계보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자본</w:t>
      </w: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>노동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대체탄력성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추정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>)</w:t>
      </w:r>
    </w:p>
    <w:p w14:paraId="001E6A8A" w14:textId="77777777" w:rsidR="00886667" w:rsidRDefault="00886667">
      <w:pPr>
        <w:pStyle w:val="a4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다루지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않지만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luduvice-2026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틀에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편입시키면서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주목받게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CES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생산함수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대체탄력성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kim-2011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=0.463),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jeong-2015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=0.15~0.28),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nam-2019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=0.275), </w:t>
      </w:r>
      <w:r>
        <w:rPr>
          <w:rStyle w:val="wikiref1"/>
          <w:rFonts w:ascii="맑은 고딕" w:eastAsia="맑은 고딕" w:hAnsi="맑은 고딕" w:hint="eastAsia"/>
          <w:sz w:val="21"/>
          <w:szCs w:val="21"/>
        </w:rPr>
        <w:t>aum-2019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설비자본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=0.40 vs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소프트웨어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=1.27).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연구들은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"AI"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보완하는지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대체하는지를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정량화해왔으며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Krusell et al.(2000)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숙련보완성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전통이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검증되어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왔는지를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보여준다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36EF" w14:textId="77777777" w:rsidR="00886667" w:rsidRDefault="00886667" w:rsidP="00886667">
      <w:r>
        <w:separator/>
      </w:r>
    </w:p>
  </w:endnote>
  <w:endnote w:type="continuationSeparator" w:id="0">
    <w:p w14:paraId="0ED83888" w14:textId="77777777" w:rsidR="00886667" w:rsidRDefault="00886667" w:rsidP="00886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ED89" w14:textId="77777777" w:rsidR="00886667" w:rsidRDefault="00886667" w:rsidP="00886667">
      <w:r>
        <w:separator/>
      </w:r>
    </w:p>
  </w:footnote>
  <w:footnote w:type="continuationSeparator" w:id="0">
    <w:p w14:paraId="607BA055" w14:textId="77777777" w:rsidR="00886667" w:rsidRDefault="00886667" w:rsidP="00886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CFB"/>
    <w:multiLevelType w:val="multilevel"/>
    <w:tmpl w:val="5F2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62B91"/>
    <w:multiLevelType w:val="multilevel"/>
    <w:tmpl w:val="1E1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D61A0"/>
    <w:multiLevelType w:val="multilevel"/>
    <w:tmpl w:val="282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2B47"/>
    <w:multiLevelType w:val="multilevel"/>
    <w:tmpl w:val="F04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1FDC"/>
    <w:multiLevelType w:val="multilevel"/>
    <w:tmpl w:val="0A7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506FC"/>
    <w:multiLevelType w:val="multilevel"/>
    <w:tmpl w:val="60E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A02B7"/>
    <w:multiLevelType w:val="multilevel"/>
    <w:tmpl w:val="A95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D0DD8"/>
    <w:multiLevelType w:val="multilevel"/>
    <w:tmpl w:val="B2B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77585">
    <w:abstractNumId w:val="0"/>
  </w:num>
  <w:num w:numId="2" w16cid:durableId="238441812">
    <w:abstractNumId w:val="6"/>
  </w:num>
  <w:num w:numId="3" w16cid:durableId="1812751374">
    <w:abstractNumId w:val="3"/>
  </w:num>
  <w:num w:numId="4" w16cid:durableId="1209302037">
    <w:abstractNumId w:val="2"/>
  </w:num>
  <w:num w:numId="5" w16cid:durableId="2038389347">
    <w:abstractNumId w:val="1"/>
  </w:num>
  <w:num w:numId="6" w16cid:durableId="1521777470">
    <w:abstractNumId w:val="5"/>
  </w:num>
  <w:num w:numId="7" w16cid:durableId="1822429540">
    <w:abstractNumId w:val="4"/>
  </w:num>
  <w:num w:numId="8" w16cid:durableId="433478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67"/>
    <w:rsid w:val="001E0442"/>
    <w:rsid w:val="0088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0DBF2"/>
  <w15:chartTrackingRefBased/>
  <w15:docId w15:val="{61A1320E-02FA-41A8-8783-D6948D95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keepNext/>
      <w:pBdr>
        <w:left w:val="single" w:sz="36" w:space="6" w:color="2C3E50"/>
      </w:pBdr>
      <w:spacing w:before="390" w:after="150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uiPriority w:val="9"/>
    <w:qFormat/>
    <w:pPr>
      <w:keepNext/>
      <w:pBdr>
        <w:left w:val="single" w:sz="36" w:space="6" w:color="2C3E50"/>
      </w:pBdr>
      <w:spacing w:before="360" w:after="150"/>
      <w:outlineLvl w:val="1"/>
    </w:pPr>
    <w:rPr>
      <w:b/>
      <w:bCs/>
      <w:color w:val="1A3A5C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keepNext/>
      <w:spacing w:before="270" w:after="120"/>
      <w:outlineLvl w:val="2"/>
    </w:pPr>
    <w:rPr>
      <w:b/>
      <w:bCs/>
      <w:color w:val="1A3A5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18"/>
      <w:szCs w:val="18"/>
      <w:shd w:val="clear" w:color="auto" w:fill="EEF1F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D2438"/>
    </w:rPr>
  </w:style>
  <w:style w:type="paragraph" w:customStyle="1" w:styleId="msonormal0">
    <w:name w:val="msonormal"/>
    <w:basedOn w:val="a"/>
    <w:pPr>
      <w:spacing w:before="90" w:after="15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90" w:after="150"/>
      <w:jc w:val="both"/>
    </w:pPr>
  </w:style>
  <w:style w:type="paragraph" w:customStyle="1" w:styleId="doc-header">
    <w:name w:val="doc-header"/>
    <w:basedOn w:val="a"/>
    <w:pPr>
      <w:pBdr>
        <w:bottom w:val="single" w:sz="18" w:space="8" w:color="2C3E50"/>
      </w:pBdr>
      <w:spacing w:before="100" w:beforeAutospacing="1" w:after="360"/>
    </w:pPr>
  </w:style>
  <w:style w:type="paragraph" w:customStyle="1" w:styleId="doc-title">
    <w:name w:val="doc-title"/>
    <w:basedOn w:val="a"/>
    <w:pPr>
      <w:spacing w:after="90"/>
    </w:pPr>
    <w:rPr>
      <w:b/>
      <w:bCs/>
      <w:color w:val="1A1A1A"/>
      <w:sz w:val="40"/>
      <w:szCs w:val="40"/>
    </w:rPr>
  </w:style>
  <w:style w:type="paragraph" w:customStyle="1" w:styleId="doc-meta">
    <w:name w:val="doc-meta"/>
    <w:basedOn w:val="a"/>
    <w:pPr>
      <w:spacing w:before="100" w:beforeAutospacing="1" w:after="105"/>
    </w:pPr>
    <w:rPr>
      <w:color w:val="555555"/>
      <w:sz w:val="18"/>
      <w:szCs w:val="18"/>
    </w:rPr>
  </w:style>
  <w:style w:type="paragraph" w:customStyle="1" w:styleId="wikiref">
    <w:name w:val="wikiref"/>
    <w:basedOn w:val="a"/>
    <w:pPr>
      <w:pBdr>
        <w:bottom w:val="dotted" w:sz="6" w:space="0" w:color="7FA8C9"/>
      </w:pBdr>
      <w:spacing w:before="100" w:beforeAutospacing="1" w:after="105"/>
    </w:pPr>
    <w:rPr>
      <w:b/>
      <w:bCs/>
      <w:color w:val="1A4D7A"/>
    </w:rPr>
  </w:style>
  <w:style w:type="character" w:customStyle="1" w:styleId="wikiref1">
    <w:name w:val="wikiref1"/>
    <w:basedOn w:val="a0"/>
    <w:rPr>
      <w:b/>
      <w:bCs/>
      <w:color w:val="1A4D7A"/>
    </w:rPr>
  </w:style>
  <w:style w:type="paragraph" w:styleId="a5">
    <w:name w:val="header"/>
    <w:basedOn w:val="a"/>
    <w:link w:val="Char"/>
    <w:uiPriority w:val="99"/>
    <w:unhideWhenUsed/>
    <w:rsid w:val="008866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86667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8866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8666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697562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single" w:sz="18" w:space="8" w:color="2C3E50"/>
        <w:right w:val="none" w:sz="0" w:space="0" w:color="auto"/>
      </w:divBdr>
      <w:divsChild>
        <w:div w:id="99876908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1669</Words>
  <Characters>8715</Characters>
  <Application>Microsoft Office Word</Application>
  <DocSecurity>4</DocSecurity>
  <Lines>72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관련 연구의 시간적 흐름: 주제·중심변수의 변화 (1999-2026)</dc:title>
  <dc:subject/>
  <dc:creator>Bigone Park</dc:creator>
  <cp:keywords/>
  <dc:description/>
  <cp:lastModifiedBy>Bigone Park</cp:lastModifiedBy>
  <cp:revision>2</cp:revision>
  <dcterms:created xsi:type="dcterms:W3CDTF">2026-09-12T07:14:00Z</dcterms:created>
  <dcterms:modified xsi:type="dcterms:W3CDTF">2026-09-12T07:14:00Z</dcterms:modified>
</cp:coreProperties>
</file>